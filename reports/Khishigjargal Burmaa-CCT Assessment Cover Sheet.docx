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8C06" w14:textId="77777777" w:rsidR="005701C1" w:rsidRDefault="00000000">
      <w:pPr>
        <w:spacing w:after="200"/>
        <w:jc w:val="center"/>
      </w:pPr>
      <w:r>
        <w:rPr>
          <w:noProof/>
        </w:rPr>
        <w:drawing>
          <wp:inline distT="0" distB="0" distL="0" distR="0" wp14:anchorId="3950DEA8" wp14:editId="6E7A9E42">
            <wp:extent cx="2476500" cy="853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76500" cy="853483"/>
                    </a:xfrm>
                    <a:prstGeom prst="rect">
                      <a:avLst/>
                    </a:prstGeom>
                    <a:ln/>
                  </pic:spPr>
                </pic:pic>
              </a:graphicData>
            </a:graphic>
          </wp:inline>
        </w:drawing>
      </w:r>
    </w:p>
    <w:p w14:paraId="12D18D90" w14:textId="77777777" w:rsidR="005701C1" w:rsidRDefault="00000000">
      <w:pPr>
        <w:spacing w:after="100"/>
        <w:jc w:val="center"/>
      </w:pPr>
      <w:r>
        <w:rPr>
          <w:b/>
          <w:bCs/>
          <w:sz w:val="36"/>
          <w:szCs w:val="36"/>
        </w:rPr>
        <w:t>Assessment Cover Page</w:t>
      </w:r>
    </w:p>
    <w:tbl>
      <w:tblPr>
        <w:tblStyle w:val="a2"/>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5701C1" w14:paraId="4DBFB8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07674" w14:textId="77777777" w:rsidR="005701C1" w:rsidRDefault="00000000">
            <w:r>
              <w:rPr>
                <w:b/>
                <w:bCs/>
              </w:rPr>
              <w:t>Student Full Name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CE8E7" w14:textId="0EB6DA89" w:rsidR="005701C1" w:rsidRDefault="00BC67D1">
            <w:proofErr w:type="spellStart"/>
            <w:r>
              <w:rPr>
                <w:i/>
              </w:rPr>
              <w:t>Khishigjargal</w:t>
            </w:r>
            <w:proofErr w:type="spellEnd"/>
            <w:r>
              <w:rPr>
                <w:i/>
              </w:rPr>
              <w:t xml:space="preserve"> </w:t>
            </w:r>
            <w:proofErr w:type="spellStart"/>
            <w:r>
              <w:rPr>
                <w:i/>
              </w:rPr>
              <w:t>Burmaa</w:t>
            </w:r>
            <w:proofErr w:type="spellEnd"/>
          </w:p>
        </w:tc>
      </w:tr>
      <w:tr w:rsidR="005701C1" w14:paraId="110376E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85390" w14:textId="77777777" w:rsidR="005701C1" w:rsidRDefault="00000000">
            <w:r>
              <w:rPr>
                <w:b/>
                <w:bCs/>
              </w:rPr>
              <w:t>Student Number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AA0B0" w14:textId="4FE7408D" w:rsidR="005701C1" w:rsidRDefault="00BC67D1">
            <w:r>
              <w:rPr>
                <w:i/>
              </w:rPr>
              <w:t>2026059</w:t>
            </w:r>
          </w:p>
        </w:tc>
      </w:tr>
      <w:tr w:rsidR="005701C1" w14:paraId="1F5C535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626A8" w14:textId="77777777" w:rsidR="005701C1" w:rsidRDefault="00000000">
            <w:r>
              <w:rPr>
                <w:b/>
                <w:bCs/>
              </w:rPr>
              <w:t>Module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5DC97" w14:textId="76B75ECC" w:rsidR="005701C1" w:rsidRPr="00BC67D1" w:rsidRDefault="00BC67D1">
            <w:pPr>
              <w:rPr>
                <w:i/>
              </w:rPr>
            </w:pPr>
            <w:r w:rsidRPr="00BC67D1">
              <w:rPr>
                <w:i/>
              </w:rPr>
              <w:t>Machine Learning</w:t>
            </w:r>
            <w:r>
              <w:rPr>
                <w:i/>
              </w:rPr>
              <w:t xml:space="preserve"> for Business</w:t>
            </w:r>
          </w:p>
        </w:tc>
      </w:tr>
      <w:tr w:rsidR="005701C1" w14:paraId="4D0378C3"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6EDB4" w14:textId="77777777" w:rsidR="005701C1" w:rsidRDefault="00000000">
            <w:r>
              <w:rPr>
                <w:b/>
                <w:bCs/>
              </w:rPr>
              <w:t>Assessment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9E0D8" w14:textId="7E76710E" w:rsidR="005701C1" w:rsidRDefault="00BC67D1">
            <w:r w:rsidRPr="00BC67D1">
              <w:rPr>
                <w:i/>
              </w:rPr>
              <w:t>CA1</w:t>
            </w:r>
          </w:p>
        </w:tc>
      </w:tr>
      <w:tr w:rsidR="005701C1" w14:paraId="76DA07C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CB6D2" w14:textId="77777777" w:rsidR="005701C1" w:rsidRDefault="00000000">
            <w:r>
              <w:rPr>
                <w:b/>
                <w:bCs/>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E51EF" w14:textId="75FFE679" w:rsidR="005701C1" w:rsidRDefault="00BC67D1">
            <w:r w:rsidRPr="00BC67D1">
              <w:rPr>
                <w:i/>
              </w:rPr>
              <w:t>Dr. Muhammad Iqbal</w:t>
            </w:r>
          </w:p>
        </w:tc>
      </w:tr>
      <w:tr w:rsidR="005701C1" w14:paraId="48DDD6A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941D9" w14:textId="77777777" w:rsidR="005701C1" w:rsidRDefault="00000000">
            <w:r>
              <w:rPr>
                <w:b/>
                <w:bCs/>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FF2AE" w14:textId="2E4F9FAB" w:rsidR="005701C1" w:rsidRDefault="00BC67D1">
            <w:r w:rsidRPr="00BC67D1">
              <w:rPr>
                <w:i/>
              </w:rPr>
              <w:t xml:space="preserve">Sunday </w:t>
            </w:r>
            <w:r w:rsidR="005F3698">
              <w:rPr>
                <w:i/>
              </w:rPr>
              <w:t>30</w:t>
            </w:r>
            <w:r w:rsidRPr="00BC67D1">
              <w:rPr>
                <w:i/>
                <w:vertAlign w:val="superscript"/>
              </w:rPr>
              <w:t>th</w:t>
            </w:r>
            <w:r w:rsidRPr="00BC67D1">
              <w:rPr>
                <w:i/>
              </w:rPr>
              <w:t xml:space="preserve"> </w:t>
            </w:r>
            <w:r w:rsidR="005F3698">
              <w:rPr>
                <w:i/>
              </w:rPr>
              <w:t>October</w:t>
            </w:r>
            <w:r w:rsidRPr="00BC67D1">
              <w:rPr>
                <w:i/>
              </w:rPr>
              <w:t xml:space="preserve"> 2026@23:59 (IST)</w:t>
            </w:r>
          </w:p>
        </w:tc>
      </w:tr>
      <w:tr w:rsidR="005701C1" w14:paraId="5DBE05D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1800C" w14:textId="77777777" w:rsidR="005701C1" w:rsidRDefault="00000000">
            <w:r>
              <w:rPr>
                <w:b/>
                <w:bCs/>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9EDA0" w14:textId="79F12729" w:rsidR="005701C1" w:rsidRDefault="005F3698">
            <w:r>
              <w:rPr>
                <w:i/>
              </w:rPr>
              <w:t>30</w:t>
            </w:r>
            <w:r w:rsidR="003E6901" w:rsidRPr="00BC67D1">
              <w:rPr>
                <w:i/>
                <w:vertAlign w:val="superscript"/>
              </w:rPr>
              <w:t>th</w:t>
            </w:r>
            <w:r w:rsidR="003E6901" w:rsidRPr="00BC67D1">
              <w:rPr>
                <w:i/>
              </w:rPr>
              <w:t xml:space="preserve"> </w:t>
            </w:r>
            <w:r>
              <w:rPr>
                <w:i/>
              </w:rPr>
              <w:t>October</w:t>
            </w:r>
            <w:r w:rsidR="003E6901" w:rsidRPr="00BC67D1">
              <w:rPr>
                <w:i/>
              </w:rPr>
              <w:t xml:space="preserve"> 2026</w:t>
            </w:r>
          </w:p>
        </w:tc>
      </w:tr>
      <w:tr w:rsidR="00F0623D" w14:paraId="42882BB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F60F4" w14:textId="2B151E33" w:rsidR="00F0623D" w:rsidRDefault="00F0623D">
            <w:pPr>
              <w:rPr>
                <w:b/>
                <w:bCs/>
              </w:rPr>
            </w:pPr>
            <w:r>
              <w:rPr>
                <w:b/>
                <w:bCs/>
              </w:rPr>
              <w:t>GitHub Link</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75798" w14:textId="3F2BF0CB" w:rsidR="00F0623D" w:rsidRPr="00BC67D1" w:rsidRDefault="00F0623D">
            <w:pPr>
              <w:rPr>
                <w:i/>
              </w:rPr>
            </w:pPr>
            <w:r w:rsidRPr="00F0623D">
              <w:rPr>
                <w:i/>
              </w:rPr>
              <w:t>https://github.com/2026059-rgb/CA1-2026059.git</w:t>
            </w:r>
          </w:p>
        </w:tc>
      </w:tr>
      <w:tr w:rsidR="00F0623D" w14:paraId="69FA0353"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2D3C3" w14:textId="5F02724D" w:rsidR="00F0623D" w:rsidRDefault="00F0623D">
            <w:pPr>
              <w:rPr>
                <w:b/>
                <w:bCs/>
              </w:rPr>
            </w:pPr>
            <w:r>
              <w:rPr>
                <w:b/>
                <w:bCs/>
              </w:rPr>
              <w:t>Google Drive Link</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2D960" w14:textId="58D72F83" w:rsidR="00F0623D" w:rsidRPr="00BC67D1" w:rsidRDefault="00F0623D">
            <w:pPr>
              <w:rPr>
                <w:i/>
              </w:rPr>
            </w:pPr>
            <w:r w:rsidRPr="00F0623D">
              <w:rPr>
                <w:i/>
              </w:rPr>
              <w:t>https://drive.google.com/file/d/1Vwsh3f5EVpL_738k5DNPyMOP5Pz8RuE7/view?usp=sharing</w:t>
            </w:r>
          </w:p>
        </w:tc>
      </w:tr>
    </w:tbl>
    <w:p w14:paraId="5DF2F1EE" w14:textId="77777777" w:rsidR="005701C1" w:rsidRDefault="00000000">
      <w:pPr>
        <w:pStyle w:val="Heading2"/>
      </w:pPr>
      <w:r>
        <w:t>Declaration of AI Use — AI Fluency Framework</w:t>
      </w:r>
    </w:p>
    <w:p w14:paraId="4C3815B8" w14:textId="77777777" w:rsidR="005701C1" w:rsidRDefault="00000000">
      <w:pPr>
        <w:spacing w:after="160"/>
      </w:pPr>
      <w: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a3"/>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5701C1" w14:paraId="18DFF0C6"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1EA62104" w14:textId="77777777" w:rsidR="005701C1" w:rsidRDefault="00000000">
            <w:pPr>
              <w:spacing w:after="60"/>
            </w:pPr>
            <w:r>
              <w:rPr>
                <w:b/>
                <w:bCs/>
              </w:rPr>
              <w:t>Delegation</w:t>
            </w:r>
          </w:p>
          <w:p w14:paraId="664D62E1" w14:textId="77777777" w:rsidR="005701C1" w:rsidRDefault="00000000">
            <w:r>
              <w:t>Setting goals and deciding whether, when and how to engage with AI.</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41D73611" w14:textId="77777777" w:rsidR="005701C1" w:rsidRDefault="00000000">
            <w:pPr>
              <w:spacing w:after="60"/>
            </w:pPr>
            <w:r>
              <w:rPr>
                <w:b/>
                <w:bCs/>
              </w:rPr>
              <w:t>Description</w:t>
            </w:r>
          </w:p>
          <w:p w14:paraId="78420C54" w14:textId="77777777" w:rsidR="005701C1" w:rsidRDefault="00000000">
            <w:r>
              <w:t>Effectively describing goals to prompt useful AI behaviours and outputs.</w:t>
            </w:r>
          </w:p>
        </w:tc>
      </w:tr>
      <w:tr w:rsidR="005701C1" w14:paraId="383CD527"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622491F4" w14:textId="77777777" w:rsidR="005701C1" w:rsidRDefault="00000000">
            <w:pPr>
              <w:spacing w:after="60"/>
            </w:pPr>
            <w:r>
              <w:rPr>
                <w:b/>
                <w:bCs/>
              </w:rPr>
              <w:t>Discernment</w:t>
            </w:r>
          </w:p>
          <w:p w14:paraId="3000160F" w14:textId="77777777" w:rsidR="005701C1" w:rsidRDefault="00000000">
            <w:r>
              <w:t>Accurately assessing the usefulness of AI outputs and behaviours.</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0E5AFDD1" w14:textId="77777777" w:rsidR="005701C1" w:rsidRDefault="00000000">
            <w:pPr>
              <w:spacing w:after="60"/>
            </w:pPr>
            <w:r>
              <w:rPr>
                <w:b/>
                <w:bCs/>
              </w:rPr>
              <w:t>Diligence</w:t>
            </w:r>
          </w:p>
          <w:p w14:paraId="53C7EF86" w14:textId="77777777" w:rsidR="005701C1" w:rsidRDefault="00000000">
            <w:r>
              <w:t>Taking responsibility for what we do with AI and how we do it.</w:t>
            </w:r>
          </w:p>
        </w:tc>
      </w:tr>
    </w:tbl>
    <w:p w14:paraId="10C9FB1C" w14:textId="77777777" w:rsidR="005701C1" w:rsidRDefault="00000000">
      <w:pPr>
        <w:spacing w:before="160" w:after="200"/>
      </w:pPr>
      <w:r>
        <w:rPr>
          <w:i/>
          <w:iCs/>
          <w:sz w:val="20"/>
          <w:szCs w:val="20"/>
        </w:rPr>
        <w:t xml:space="preserve">Adapted from the </w:t>
      </w:r>
      <w:hyperlink r:id="rId9">
        <w:r w:rsidR="005701C1">
          <w:rPr>
            <w:i/>
            <w:iCs/>
            <w:color w:val="0563C1"/>
            <w:sz w:val="20"/>
            <w:szCs w:val="20"/>
            <w:u w:val="single"/>
          </w:rPr>
          <w:t>AI Fluency Framework</w:t>
        </w:r>
      </w:hyperlink>
      <w:r>
        <w:rPr>
          <w:i/>
          <w:iCs/>
          <w:sz w:val="20"/>
          <w:szCs w:val="20"/>
        </w:rPr>
        <w:t xml:space="preserve"> (Dakan, Feller, Anthropic, 2025).</w:t>
      </w:r>
    </w:p>
    <w:p w14:paraId="2FB30EA8" w14:textId="77777777" w:rsidR="005701C1" w:rsidRDefault="00000000">
      <w:pPr>
        <w:pStyle w:val="Heading3"/>
      </w:pPr>
      <w:bookmarkStart w:id="0" w:name="_heading=h.gp0iwuce8n9v" w:colFirst="0" w:colLast="0"/>
      <w:bookmarkEnd w:id="0"/>
      <w:r>
        <w:t>Filling Out the Cover Sheet</w:t>
      </w:r>
    </w:p>
    <w:p w14:paraId="03460054" w14:textId="77777777" w:rsidR="005701C1" w:rsidRDefault="00000000">
      <w:pPr>
        <w:numPr>
          <w:ilvl w:val="0"/>
          <w:numId w:val="1"/>
        </w:numPr>
        <w:spacing w:after="80"/>
      </w:pPr>
      <w:r>
        <w:t>Fill out the top section of the cover page with all the required information.</w:t>
      </w:r>
    </w:p>
    <w:p w14:paraId="2F8739F5" w14:textId="77777777" w:rsidR="005701C1" w:rsidRDefault="00000000">
      <w:pPr>
        <w:numPr>
          <w:ilvl w:val="0"/>
          <w:numId w:val="1"/>
        </w:numPr>
        <w:spacing w:after="80"/>
        <w:sectPr w:rsidR="005701C1">
          <w:footerReference w:type="default" r:id="rId10"/>
          <w:pgSz w:w="11906" w:h="16838"/>
          <w:pgMar w:top="1134" w:right="1134" w:bottom="1134" w:left="1134" w:header="708" w:footer="708" w:gutter="0"/>
          <w:pgNumType w:start="1"/>
          <w:cols w:space="720"/>
        </w:sectPr>
      </w:pPr>
      <w:r>
        <w:t>Complete the Student Response column of the AI Declaration table in the appendix of this cover, evidencing your Delegation, Description, Discernment and Diligence.</w:t>
      </w:r>
    </w:p>
    <w:p w14:paraId="71C7429F" w14:textId="77777777" w:rsidR="005701C1" w:rsidRDefault="00000000">
      <w:pPr>
        <w:pStyle w:val="Heading3"/>
        <w:spacing w:before="240"/>
      </w:pPr>
      <w:r>
        <w:lastRenderedPageBreak/>
        <w:t>Appendix: AI Declaration using the AI Fluency Framework</w:t>
      </w:r>
    </w:p>
    <w:p w14:paraId="0453BDB5" w14:textId="77777777" w:rsidR="005701C1" w:rsidRDefault="00000000">
      <w:pPr>
        <w:spacing w:after="160"/>
      </w:pPr>
      <w:r>
        <w:rPr>
          <w:i/>
          <w:iCs/>
          <w:color w:val="545454"/>
          <w:sz w:val="20"/>
          <w:szCs w:val="20"/>
          <w:highlight w:val="yellow"/>
        </w:rPr>
        <w:t xml:space="preserve">Copy and paste the AI Declaration table from your Assessment Brief HERE. Then follow your </w:t>
      </w:r>
      <w:proofErr w:type="gramStart"/>
      <w:r>
        <w:rPr>
          <w:i/>
          <w:iCs/>
          <w:color w:val="545454"/>
          <w:sz w:val="20"/>
          <w:szCs w:val="20"/>
          <w:highlight w:val="yellow"/>
        </w:rPr>
        <w:t>lecturers</w:t>
      </w:r>
      <w:proofErr w:type="gramEnd"/>
      <w:r>
        <w:rPr>
          <w:i/>
          <w:iCs/>
          <w:color w:val="545454"/>
          <w:sz w:val="20"/>
          <w:szCs w:val="20"/>
          <w:highlight w:val="yellow"/>
        </w:rPr>
        <w:t xml:space="preserve"> expectations to complete the ‘student response’ section.</w:t>
      </w:r>
    </w:p>
    <w:tbl>
      <w:tblPr>
        <w:tblStyle w:val="a4"/>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3900"/>
        <w:gridCol w:w="3615"/>
        <w:gridCol w:w="3225"/>
        <w:tblGridChange w:id="1">
          <w:tblGrid>
            <w:gridCol w:w="3"/>
            <w:gridCol w:w="2217"/>
            <w:gridCol w:w="3"/>
            <w:gridCol w:w="3897"/>
            <w:gridCol w:w="3"/>
            <w:gridCol w:w="3612"/>
            <w:gridCol w:w="3"/>
            <w:gridCol w:w="3222"/>
            <w:gridCol w:w="3"/>
          </w:tblGrid>
        </w:tblGridChange>
      </w:tblGrid>
      <w:tr w:rsidR="005701C1" w14:paraId="4DA7FEB6" w14:textId="77777777">
        <w:trPr>
          <w:tblHeader/>
        </w:trPr>
        <w:tc>
          <w:tcPr>
            <w:tcW w:w="2220"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1BA18A9E" w14:textId="77777777" w:rsidR="005701C1" w:rsidRDefault="00000000">
            <w:r>
              <w:rPr>
                <w:b/>
                <w:bCs/>
              </w:rPr>
              <w:t>AI competence</w:t>
            </w:r>
          </w:p>
        </w:tc>
        <w:tc>
          <w:tcPr>
            <w:tcW w:w="3900"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1F4F9C47" w14:textId="77777777" w:rsidR="005701C1" w:rsidRDefault="00000000">
            <w:r>
              <w:rPr>
                <w:b/>
                <w:bCs/>
              </w:rPr>
              <w:t>Reflective prompts (to students)</w:t>
            </w:r>
          </w:p>
        </w:tc>
        <w:tc>
          <w:tcPr>
            <w:tcW w:w="3615"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4C2B1134" w14:textId="77777777" w:rsidR="005701C1" w:rsidRDefault="00000000">
            <w:r>
              <w:rPr>
                <w:b/>
                <w:bCs/>
              </w:rPr>
              <w:t>Lecturer expectations</w:t>
            </w:r>
          </w:p>
        </w:tc>
        <w:tc>
          <w:tcPr>
            <w:tcW w:w="3225"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2B3FE7AF" w14:textId="77777777" w:rsidR="005701C1" w:rsidRDefault="00000000">
            <w:r>
              <w:rPr>
                <w:b/>
                <w:bCs/>
              </w:rPr>
              <w:t>Student response</w:t>
            </w:r>
          </w:p>
        </w:tc>
      </w:tr>
      <w:tr w:rsidR="005701C1" w14:paraId="51560137" w14:textId="77777777" w:rsidTr="005701C1">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2"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3"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 w:author="Fiona O'Riordan" w:date="2026-10-13T09:39:00Z">
              <w:tcPr>
                <w:tcW w:w="0" w:type="auto"/>
                <w:gridSpan w:val="2"/>
              </w:tcPr>
            </w:tcPrChange>
          </w:tcPr>
          <w:p w14:paraId="40E379AA" w14:textId="77777777" w:rsidR="005701C1" w:rsidRDefault="00000000">
            <w:pPr>
              <w:spacing w:after="60"/>
            </w:pPr>
            <w:r>
              <w:rPr>
                <w:b/>
                <w:bCs/>
                <w:sz w:val="20"/>
                <w:szCs w:val="20"/>
              </w:rPr>
              <w:t>Delegation</w:t>
            </w:r>
          </w:p>
          <w:p w14:paraId="71BF37A9" w14:textId="77777777" w:rsidR="005701C1" w:rsidRDefault="00000000">
            <w:pPr>
              <w:spacing w:after="60"/>
            </w:pPr>
            <w:r>
              <w:rPr>
                <w:i/>
                <w:iCs/>
                <w:sz w:val="20"/>
                <w:szCs w:val="20"/>
              </w:rPr>
              <w:t>Deciding whether &amp; when to use AI</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 w:author="Fiona O'Riordan" w:date="2026-10-13T09:39:00Z">
              <w:tcPr>
                <w:tcW w:w="0" w:type="auto"/>
                <w:gridSpan w:val="2"/>
              </w:tcPr>
            </w:tcPrChange>
          </w:tcPr>
          <w:p w14:paraId="4FC7447B" w14:textId="77777777" w:rsidR="005701C1" w:rsidRDefault="00000000">
            <w:pPr>
              <w:spacing w:after="60"/>
            </w:pPr>
            <w:r>
              <w:rPr>
                <w:sz w:val="20"/>
                <w:szCs w:val="20"/>
              </w:rPr>
              <w:t>Identify the specific tasks in this assessment where you chose to use AI, and explain your reasoning. Where did AI add value? Where did you decide not to use it, and why?</w:t>
            </w:r>
          </w:p>
        </w:tc>
        <w:sdt>
          <w:sdtPr>
            <w:tag w:val="goog_rdk_0"/>
            <w:id w:val="2064388309"/>
          </w:sdtPr>
          <w:sdtContent>
            <w:tc>
              <w:tcPr>
                <w:tcW w:w="3615" w:type="dxa"/>
                <w:tcPrChange w:id="6"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10"/>
                  <w:id w:val="-272690000"/>
                </w:sdtPr>
                <w:sdtContent>
                  <w:p w14:paraId="2A9B06B7" w14:textId="53DEE7CE" w:rsidR="005701C1" w:rsidRPr="005701C1" w:rsidRDefault="00000000">
                    <w:pPr>
                      <w:rPr>
                        <w:sz w:val="21"/>
                        <w:szCs w:val="21"/>
                        <w:rPrChange w:id="7" w:author="Fiona O'Riordan" w:date="2026-10-13T09:39:00Z">
                          <w:rPr/>
                        </w:rPrChange>
                      </w:rPr>
                      <w:pPrChange w:id="8" w:author="Fiona O'Riordan" w:date="2026-10-13T09:39:00Z">
                        <w:pPr>
                          <w:spacing w:after="60"/>
                        </w:pPr>
                      </w:pPrChange>
                    </w:pPr>
                    <w:sdt>
                      <w:sdtPr>
                        <w:tag w:val="goog_rdk_3"/>
                        <w:id w:val="-985861466"/>
                      </w:sdtPr>
                      <w:sdtContent>
                        <w:customXmlInsRangeStart w:id="9" w:author="Fiona O'Riordan" w:date="2026-10-13T09:39:00Z"/>
                        <w:sdt>
                          <w:sdtPr>
                            <w:tag w:val="goog_rdk_4"/>
                            <w:id w:val="1420326785"/>
                          </w:sdtPr>
                          <w:sdtContent>
                            <w:customXmlInsRangeEnd w:id="9"/>
                            <w:customXmlInsRangeStart w:id="10" w:author="Fiona O'Riordan" w:date="2026-10-13T09:39:00Z"/>
                          </w:sdtContent>
                        </w:sdt>
                        <w:customXmlInsRangeEnd w:id="10"/>
                        <w:sdt>
                          <w:sdtPr>
                            <w:tag w:val="goog_rdk_5"/>
                            <w:id w:val="1437182070"/>
                          </w:sdtPr>
                          <w:sdtContent>
                            <w:ins w:id="11" w:author="Fiona O'Riordan" w:date="2026-10-13T09:39:00Z">
                              <w:del w:id="12" w:author="Fiona O'Riordan" w:date="2026-10-13T09:39:00Z">
                                <w:r>
                                  <w:rPr>
                                    <w:sz w:val="17"/>
                                    <w:szCs w:val="17"/>
                                    <w:rPrChange w:id="13" w:author="Fiona O'Riordan" w:date="2026-10-13T09:39:00Z">
                                      <w:rPr/>
                                    </w:rPrChange>
                                  </w:rPr>
                                  <w:delTex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customXmlInsRangeStart w:id="14" w:author="Fiona O'Riordan" w:date="2026-10-13T09:39:00Z"/>
                        <w:customXmlDelRangeStart w:id="15" w:author="Fiona O'Riordan" w:date="2026-10-13T09:39:00Z"/>
                        <w:sdt>
                          <w:sdtPr>
                            <w:tag w:val="goog_rdk_6"/>
                            <w:id w:val="-2016588522"/>
                          </w:sdtPr>
                          <w:sdtContent>
                            <w:customXmlInsRangeEnd w:id="14"/>
                            <w:customXmlDelRangeEnd w:id="15"/>
                            <w:ins w:id="16" w:author="Fiona O'Riordan" w:date="2026-10-13T09:39:00Z">
                              <w:del w:id="17" w:author="Fiona O'Riordan" w:date="2026-10-13T09:39:00Z">
                                <w:r>
                                  <w:rPr>
                                    <w:sz w:val="17"/>
                                    <w:szCs w:val="17"/>
                                    <w:rPrChange w:id="18" w:author="Fiona O'Riordan" w:date="2026-10-13T09:39:00Z">
                                      <w:rPr/>
                                    </w:rPrChange>
                                  </w:rPr>
                                  <w:delText>Lecturer expectations</w:delText>
                                </w:r>
                              </w:del>
                            </w:ins>
                            <w:customXmlInsRangeStart w:id="19" w:author="Fiona O'Riordan" w:date="2026-10-13T09:39:00Z"/>
                            <w:customXmlDelRangeStart w:id="20" w:author="Fiona O'Riordan" w:date="2026-10-13T09:39:00Z"/>
                          </w:sdtContent>
                        </w:sdt>
                        <w:customXmlInsRangeEnd w:id="19"/>
                        <w:customXmlDelRangeEnd w:id="20"/>
                      </w:sdtContent>
                    </w:sdt>
                    <w:sdt>
                      <w:sdtPr>
                        <w:tag w:val="goog_rdk_7"/>
                        <w:id w:val="1666851503"/>
                      </w:sdtPr>
                      <w:sdtContent>
                        <w:sdt>
                          <w:sdtPr>
                            <w:tag w:val="goog_rdk_8"/>
                            <w:id w:val="-1034517159"/>
                          </w:sdtPr>
                          <w:sdtContent>
                            <w:del w:id="21" w:author="Fiona O'Riordan" w:date="2026-10-13T09:39:00Z">
                              <w:r>
                                <w:rPr>
                                  <w:sz w:val="17"/>
                                  <w:szCs w:val="17"/>
                                  <w:rPrChange w:id="22" w:author="Fiona O'Riordan" w:date="2026-10-13T09:39:00Z">
                                    <w:rPr>
                                      <w:i/>
                                      <w:iCs/>
                                      <w:color w:val="EE0000"/>
                                      <w:sz w:val="20"/>
                                      <w:szCs w:val="20"/>
                                    </w:rPr>
                                  </w:rPrChange>
                                </w:rPr>
                                <w:delText>[Lecturer expectations - see assessment brief template]</w:delText>
                              </w:r>
                            </w:del>
                          </w:sdtContent>
                        </w:sdt>
                      </w:sdtContent>
                    </w:sdt>
                    <w:sdt>
                      <w:sdtPr>
                        <w:tag w:val="goog_rdk_9"/>
                        <w:id w:val="-41136280"/>
                      </w:sdtPr>
                      <w:sdtContent>
                        <w:r w:rsidR="005F3698">
                          <w:t>Setting goals and deciding whether, when and how to engage with AI.</w:t>
                        </w: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3"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185D60C4" w14:textId="04AFCB55" w:rsidR="005701C1" w:rsidRPr="005F3698" w:rsidRDefault="005E12AF">
            <w:pPr>
              <w:spacing w:after="60"/>
              <w:rPr>
                <w:i/>
                <w:iCs/>
                <w:sz w:val="20"/>
                <w:szCs w:val="20"/>
                <w:lang w:val="en-US"/>
              </w:rPr>
            </w:pPr>
            <w:r w:rsidRPr="005F3698">
              <w:rPr>
                <w:i/>
                <w:iCs/>
                <w:sz w:val="20"/>
                <w:szCs w:val="20"/>
                <w:lang w:val="en-US"/>
              </w:rPr>
              <w:t xml:space="preserve">I used ChatGPT to help me understand the assessment instructions, </w:t>
            </w:r>
            <w:proofErr w:type="spellStart"/>
            <w:r w:rsidRPr="005F3698">
              <w:rPr>
                <w:i/>
                <w:iCs/>
                <w:sz w:val="20"/>
                <w:szCs w:val="20"/>
                <w:lang w:val="en-US"/>
              </w:rPr>
              <w:t>organise</w:t>
            </w:r>
            <w:proofErr w:type="spellEnd"/>
            <w:r w:rsidRPr="005F3698">
              <w:rPr>
                <w:i/>
                <w:iCs/>
                <w:sz w:val="20"/>
                <w:szCs w:val="20"/>
                <w:lang w:val="en-US"/>
              </w:rPr>
              <w:t xml:space="preserve"> my work into steps. I also used AI as a learning and communication support tool. My final submission should reflect my own understanding of the dataset, models and results.</w:t>
            </w:r>
          </w:p>
        </w:tc>
      </w:tr>
      <w:tr w:rsidR="005701C1" w14:paraId="77D10967" w14:textId="77777777" w:rsidTr="005701C1">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24"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25"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6" w:author="Fiona O'Riordan" w:date="2026-10-13T09:39:00Z">
              <w:tcPr>
                <w:tcW w:w="0" w:type="auto"/>
                <w:gridSpan w:val="2"/>
              </w:tcPr>
            </w:tcPrChange>
          </w:tcPr>
          <w:p w14:paraId="6B7975CB" w14:textId="77777777" w:rsidR="005701C1" w:rsidRDefault="00000000">
            <w:pPr>
              <w:spacing w:after="60"/>
            </w:pPr>
            <w:r>
              <w:rPr>
                <w:b/>
                <w:bCs/>
                <w:sz w:val="20"/>
                <w:szCs w:val="20"/>
              </w:rPr>
              <w:t>Description</w:t>
            </w:r>
          </w:p>
          <w:p w14:paraId="2DA8CC48" w14:textId="77777777" w:rsidR="005701C1" w:rsidRDefault="00000000">
            <w:pPr>
              <w:spacing w:after="60"/>
            </w:pPr>
            <w:r>
              <w:rPr>
                <w:i/>
                <w:iCs/>
                <w:sz w:val="20"/>
                <w:szCs w:val="20"/>
              </w:rPr>
              <w:t>How you prompted the AI</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7" w:author="Fiona O'Riordan" w:date="2026-10-13T09:39:00Z">
              <w:tcPr>
                <w:tcW w:w="0" w:type="auto"/>
                <w:gridSpan w:val="2"/>
              </w:tcPr>
            </w:tcPrChange>
          </w:tcPr>
          <w:p w14:paraId="3FB1B069" w14:textId="77777777" w:rsidR="005701C1" w:rsidRDefault="00000000">
            <w:pPr>
              <w:spacing w:after="60"/>
            </w:pPr>
            <w:r>
              <w:rPr>
                <w:sz w:val="20"/>
                <w:szCs w:val="20"/>
              </w:rPr>
              <w:t>Include the exact prompts you used in your appendix (recorded on the AI Tools declaration). Reflect on how you communicated your goals to the AI — did you need to iterate or refine your prompts to get useful output?</w:t>
            </w:r>
          </w:p>
        </w:tc>
        <w:tc>
          <w:tcPr>
            <w:tcW w:w="3615" w:type="dxa"/>
            <w:tcPrChange w:id="2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11"/>
              <w:id w:val="-712397033"/>
            </w:sdtPr>
            <w:sdtContent>
              <w:sdt>
                <w:sdtPr>
                  <w:tag w:val="goog_rdk_20"/>
                  <w:id w:val="-1315057345"/>
                </w:sdtPr>
                <w:sdtContent>
                  <w:p w14:paraId="12B83E7C" w14:textId="32027C78" w:rsidR="005701C1" w:rsidRDefault="00000000">
                    <w:sdt>
                      <w:sdtPr>
                        <w:tag w:val="goog_rdk_14"/>
                        <w:id w:val="2136442674"/>
                      </w:sdtPr>
                      <w:sdtContent>
                        <w:customXmlInsRangeStart w:id="29" w:author="Fiona O'Riordan" w:date="2026-10-13T09:39:00Z"/>
                        <w:sdt>
                          <w:sdtPr>
                            <w:tag w:val="goog_rdk_15"/>
                            <w:id w:val="-580939089"/>
                          </w:sdtPr>
                          <w:sdtContent>
                            <w:customXmlInsRangeEnd w:id="29"/>
                            <w:customXmlInsRangeStart w:id="30" w:author="Fiona O'Riordan" w:date="2026-10-13T09:39:00Z"/>
                          </w:sdtContent>
                        </w:sdt>
                        <w:customXmlInsRangeEnd w:id="30"/>
                        <w:sdt>
                          <w:sdtPr>
                            <w:tag w:val="goog_rdk_16"/>
                            <w:id w:val="986469074"/>
                          </w:sdtPr>
                          <w:sdtContent>
                            <w:ins w:id="31" w:author="Fiona O'Riordan" w:date="2026-10-13T09:39:00Z">
                              <w:del w:id="32" w:author="Fiona O'Riordan" w:date="2026-10-13T09:39:00Z">
                                <w:r>
                                  <w:rPr>
                                    <w:sz w:val="17"/>
                                    <w:szCs w:val="17"/>
                                    <w:rPrChange w:id="33" w:author="Fiona O'Riordan" w:date="2026-10-13T09:39:00Z">
                                      <w:rPr/>
                                    </w:rPrChange>
                                  </w:rPr>
                                  <w:delText>Include every prompt verbatim and the corresponding output, in Appendix A. Screenshots or exported chat links are both acceptable. Partial or paraphrased prompts are not.Permitted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sdtContent>
                    </w:sdt>
                    <w:sdt>
                      <w:sdtPr>
                        <w:tag w:val="goog_rdk_17"/>
                        <w:id w:val="-557340373"/>
                      </w:sdtPr>
                      <w:sdtContent>
                        <w:sdt>
                          <w:sdtPr>
                            <w:tag w:val="goog_rdk_18"/>
                            <w:id w:val="753767408"/>
                          </w:sdtPr>
                          <w:sdtContent>
                            <w:del w:id="34" w:author="Fiona O'Riordan" w:date="2026-10-13T09:39:00Z">
                              <w:r>
                                <w:rPr>
                                  <w:sz w:val="17"/>
                                  <w:szCs w:val="17"/>
                                  <w:rPrChange w:id="35" w:author="Fiona O'Riordan" w:date="2026-10-13T09:39:00Z">
                                    <w:rPr>
                                      <w:i/>
                                      <w:iCs/>
                                      <w:color w:val="EE0000"/>
                                      <w:sz w:val="20"/>
                                      <w:szCs w:val="20"/>
                                    </w:rPr>
                                  </w:rPrChange>
                                </w:rPr>
                                <w:delText>[Lecturer expectations - see assessment brief template]</w:delText>
                              </w:r>
                            </w:del>
                          </w:sdtContent>
                        </w:sdt>
                      </w:sdtContent>
                    </w:sdt>
                    <w:sdt>
                      <w:sdtPr>
                        <w:tag w:val="goog_rdk_19"/>
                        <w:id w:val="-1588682629"/>
                      </w:sdtPr>
                      <w:sdtContent>
                        <w:r w:rsidR="005F3698">
                          <w:t>Effectively describing goals to prompt useful AI behaviours and outputs.</w:t>
                        </w:r>
                      </w:sdtContent>
                    </w:sdt>
                  </w:p>
                </w:sdtContent>
              </w:sdt>
            </w:sdtContent>
          </w:sdt>
          <w:p w14:paraId="173D5E18" w14:textId="77777777" w:rsidR="005F3698" w:rsidRPr="005F3698" w:rsidRDefault="005F3698" w:rsidP="005F3698">
            <w:pPr>
              <w:rPr>
                <w:sz w:val="21"/>
                <w:szCs w:val="21"/>
              </w:rPr>
            </w:pPr>
          </w:p>
          <w:p w14:paraId="0A0243AB" w14:textId="77777777" w:rsidR="005F3698" w:rsidRDefault="005F3698" w:rsidP="005F3698"/>
          <w:p w14:paraId="1EC98636" w14:textId="13EAB072" w:rsidR="005F3698" w:rsidRPr="005F3698" w:rsidRDefault="005F3698" w:rsidP="005F3698">
            <w:pPr>
              <w:tabs>
                <w:tab w:val="left" w:pos="960"/>
              </w:tabs>
              <w:rPr>
                <w:sz w:val="21"/>
                <w:szCs w:val="21"/>
                <w:rPrChange w:id="36" w:author="Fiona O'Riordan" w:date="2026-10-13T09:39:00Z">
                  <w:rPr/>
                </w:rPrChange>
              </w:rPr>
            </w:pPr>
            <w:r>
              <w:rPr>
                <w:sz w:val="21"/>
                <w:szCs w:val="21"/>
              </w:rPr>
              <w:tab/>
            </w:r>
          </w:p>
        </w:tc>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37"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2C17DF95" w14:textId="1B17A648" w:rsidR="005E12AF" w:rsidRPr="005F3698" w:rsidRDefault="005E12AF" w:rsidP="005E12AF">
            <w:pPr>
              <w:spacing w:after="60"/>
              <w:rPr>
                <w:i/>
                <w:iCs/>
                <w:sz w:val="20"/>
                <w:szCs w:val="20"/>
                <w:lang w:val="en-US"/>
              </w:rPr>
            </w:pPr>
            <w:r w:rsidRPr="005F3698">
              <w:rPr>
                <w:i/>
                <w:iCs/>
                <w:sz w:val="20"/>
                <w:szCs w:val="20"/>
                <w:lang w:val="en-US"/>
              </w:rPr>
              <w:t xml:space="preserve">I asked ChatGPT questions in simple English to understand the assignment and </w:t>
            </w:r>
            <w:proofErr w:type="spellStart"/>
            <w:r w:rsidRPr="005F3698">
              <w:rPr>
                <w:i/>
                <w:iCs/>
                <w:sz w:val="20"/>
                <w:szCs w:val="20"/>
                <w:lang w:val="en-US"/>
              </w:rPr>
              <w:t>organise</w:t>
            </w:r>
            <w:proofErr w:type="spellEnd"/>
            <w:r w:rsidRPr="005F3698">
              <w:rPr>
                <w:i/>
                <w:iCs/>
                <w:sz w:val="20"/>
                <w:szCs w:val="20"/>
                <w:lang w:val="en-US"/>
              </w:rPr>
              <w:t xml:space="preserve"> my tasks. When the explanations were difficult</w:t>
            </w:r>
            <w:r w:rsidRPr="005F3698">
              <w:rPr>
                <w:i/>
                <w:iCs/>
                <w:sz w:val="20"/>
                <w:szCs w:val="20"/>
                <w:lang w:val="en-US"/>
              </w:rPr>
              <w:t xml:space="preserve">. Also, </w:t>
            </w:r>
            <w:r w:rsidRPr="005F3698">
              <w:rPr>
                <w:i/>
                <w:iCs/>
                <w:sz w:val="20"/>
                <w:szCs w:val="20"/>
                <w:lang w:val="en-US"/>
              </w:rPr>
              <w:t>I refined my questions by providing more details when I needed further guidance.</w:t>
            </w:r>
          </w:p>
          <w:p w14:paraId="342E85D5" w14:textId="43FBC095" w:rsidR="005701C1" w:rsidRPr="005F3698" w:rsidRDefault="005701C1">
            <w:pPr>
              <w:spacing w:after="60"/>
            </w:pPr>
          </w:p>
        </w:tc>
      </w:tr>
      <w:tr w:rsidR="005701C1" w14:paraId="3C2830AC" w14:textId="77777777" w:rsidTr="005701C1">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38"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39"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0" w:author="Fiona O'Riordan" w:date="2026-10-13T09:39:00Z">
              <w:tcPr>
                <w:tcW w:w="0" w:type="auto"/>
                <w:gridSpan w:val="2"/>
              </w:tcPr>
            </w:tcPrChange>
          </w:tcPr>
          <w:p w14:paraId="2962AA22" w14:textId="77777777" w:rsidR="005701C1" w:rsidRDefault="00000000">
            <w:pPr>
              <w:spacing w:after="60"/>
            </w:pPr>
            <w:r>
              <w:rPr>
                <w:b/>
                <w:bCs/>
                <w:sz w:val="20"/>
                <w:szCs w:val="20"/>
              </w:rPr>
              <w:t>Discernment</w:t>
            </w:r>
          </w:p>
          <w:p w14:paraId="49259B9D" w14:textId="77777777" w:rsidR="005701C1" w:rsidRDefault="00000000">
            <w:pPr>
              <w:spacing w:after="60"/>
            </w:pPr>
            <w:r>
              <w:rPr>
                <w:i/>
                <w:iCs/>
                <w:sz w:val="20"/>
                <w:szCs w:val="20"/>
              </w:rPr>
              <w:t>Evaluating what the AI produced</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1" w:author="Fiona O'Riordan" w:date="2026-10-13T09:39:00Z">
              <w:tcPr>
                <w:tcW w:w="0" w:type="auto"/>
                <w:gridSpan w:val="2"/>
              </w:tcPr>
            </w:tcPrChange>
          </w:tcPr>
          <w:p w14:paraId="42CFB7E4" w14:textId="77777777" w:rsidR="005701C1" w:rsidRDefault="00000000">
            <w:pPr>
              <w:spacing w:after="60"/>
            </w:pPr>
            <w:r>
              <w:rPr>
                <w:sz w:val="20"/>
                <w:szCs w:val="20"/>
              </w:rPr>
              <w:t>In your reflection (~100 words), critically evaluate the AI output: what did you accept, modify, or reject — and why? Assess accuracy, relevance, and quality. You are responsible for verifying all AI-generated content before submitting.</w:t>
            </w:r>
          </w:p>
        </w:tc>
        <w:sdt>
          <w:sdtPr>
            <w:tag w:val="goog_rdk_21"/>
            <w:id w:val="-636995046"/>
          </w:sdtPr>
          <w:sdtContent>
            <w:tc>
              <w:tcPr>
                <w:tcW w:w="3615" w:type="dxa"/>
                <w:tcPrChange w:id="42"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30"/>
                  <w:id w:val="-1208919726"/>
                </w:sdtPr>
                <w:sdtContent>
                  <w:p w14:paraId="35CE8836" w14:textId="31AB643A" w:rsidR="005701C1" w:rsidRPr="005701C1" w:rsidRDefault="00000000">
                    <w:pPr>
                      <w:rPr>
                        <w:sz w:val="21"/>
                        <w:szCs w:val="21"/>
                        <w:rPrChange w:id="43" w:author="Fiona O'Riordan" w:date="2026-10-13T09:39:00Z">
                          <w:rPr/>
                        </w:rPrChange>
                      </w:rPr>
                      <w:pPrChange w:id="44" w:author="Fiona O'Riordan" w:date="2026-10-13T09:39:00Z">
                        <w:pPr>
                          <w:spacing w:after="60"/>
                        </w:pPr>
                      </w:pPrChange>
                    </w:pPr>
                    <w:sdt>
                      <w:sdtPr>
                        <w:tag w:val="goog_rdk_24"/>
                        <w:id w:val="-1925756492"/>
                      </w:sdtPr>
                      <w:sdtContent>
                        <w:customXmlInsRangeStart w:id="45" w:author="Fiona O'Riordan" w:date="2026-10-13T09:39:00Z"/>
                        <w:sdt>
                          <w:sdtPr>
                            <w:tag w:val="goog_rdk_25"/>
                            <w:id w:val="-802053698"/>
                          </w:sdtPr>
                          <w:sdtContent>
                            <w:customXmlInsRangeEnd w:id="45"/>
                            <w:customXmlInsRangeStart w:id="46" w:author="Fiona O'Riordan" w:date="2026-10-13T09:39:00Z"/>
                          </w:sdtContent>
                        </w:sdt>
                        <w:customXmlInsRangeEnd w:id="46"/>
                        <w:sdt>
                          <w:sdtPr>
                            <w:tag w:val="goog_rdk_26"/>
                            <w:id w:val="1926882285"/>
                          </w:sdtPr>
                          <w:sdtContent>
                            <w:ins w:id="47" w:author="Fiona O'Riordan" w:date="2026-10-13T09:39:00Z">
                              <w:del w:id="48" w:author="Fiona O'Riordan" w:date="2026-10-13T09:39:00Z">
                                <w:r>
                                  <w:rPr>
                                    <w:sz w:val="17"/>
                                    <w:szCs w:val="17"/>
                                    <w:rPrChange w:id="49" w:author="Fiona O'Riordan" w:date="2026-10-13T09:39:00Z">
                                      <w:rPr/>
                                    </w:rPrChange>
                                  </w:rPr>
                                  <w:delText>A reflection is required for this assessment. Approximately 100 words. Where AI output was factually wrong or misleading on this topic, say so specifically - identifying that is itself evidence of discernment.Include every prompt verbatim and the corresponding output, in Appendix A. Screenshots or exported chat links are both acceptable. Partial or paraphrased prompts are not.</w:delText>
                                </w:r>
                              </w:del>
                            </w:ins>
                          </w:sdtContent>
                        </w:sdt>
                      </w:sdtContent>
                    </w:sdt>
                    <w:sdt>
                      <w:sdtPr>
                        <w:tag w:val="goog_rdk_27"/>
                        <w:id w:val="-1689375597"/>
                      </w:sdtPr>
                      <w:sdtContent>
                        <w:sdt>
                          <w:sdtPr>
                            <w:tag w:val="goog_rdk_28"/>
                            <w:id w:val="-481641538"/>
                          </w:sdtPr>
                          <w:sdtContent>
                            <w:del w:id="50" w:author="Fiona O'Riordan" w:date="2026-10-13T09:39:00Z">
                              <w:r>
                                <w:rPr>
                                  <w:sz w:val="17"/>
                                  <w:szCs w:val="17"/>
                                  <w:rPrChange w:id="51" w:author="Fiona O'Riordan" w:date="2026-10-13T09:39:00Z">
                                    <w:rPr>
                                      <w:i/>
                                      <w:iCs/>
                                      <w:color w:val="EE0000"/>
                                      <w:sz w:val="20"/>
                                      <w:szCs w:val="20"/>
                                    </w:rPr>
                                  </w:rPrChange>
                                </w:rPr>
                                <w:delText>[Lecturer expectations - see assessment brief template]</w:delText>
                              </w:r>
                            </w:del>
                          </w:sdtContent>
                        </w:sdt>
                      </w:sdtContent>
                    </w:sdt>
                    <w:sdt>
                      <w:sdtPr>
                        <w:tag w:val="goog_rdk_29"/>
                        <w:id w:val="-1149614623"/>
                      </w:sdtPr>
                      <w:sdtContent>
                        <w:r w:rsidR="005F3698">
                          <w:t>Accurately assessing the usefulness of AI outputs and behaviours.</w:t>
                        </w: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2"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3E69BE1A" w14:textId="00A05E15" w:rsidR="005F3698" w:rsidRPr="005F3698" w:rsidRDefault="005F3698" w:rsidP="005F3698">
            <w:pPr>
              <w:spacing w:after="60"/>
              <w:rPr>
                <w:i/>
                <w:iCs/>
                <w:sz w:val="20"/>
                <w:szCs w:val="20"/>
                <w:lang w:val="en-US"/>
              </w:rPr>
            </w:pPr>
            <w:r w:rsidRPr="005F3698">
              <w:rPr>
                <w:i/>
                <w:iCs/>
                <w:sz w:val="20"/>
                <w:szCs w:val="20"/>
                <w:lang w:val="en-US"/>
              </w:rPr>
              <w:t>I used ChatGPT to help me understand some parts of my assignment</w:t>
            </w:r>
            <w:r w:rsidRPr="005F3698">
              <w:rPr>
                <w:i/>
                <w:iCs/>
                <w:sz w:val="20"/>
                <w:szCs w:val="20"/>
                <w:lang w:val="en-US"/>
              </w:rPr>
              <w:t xml:space="preserve"> w</w:t>
            </w:r>
            <w:r w:rsidRPr="005F3698">
              <w:rPr>
                <w:i/>
                <w:iCs/>
                <w:sz w:val="20"/>
                <w:szCs w:val="20"/>
                <w:lang w:val="en-US"/>
              </w:rPr>
              <w:t>hen I received errors</w:t>
            </w:r>
            <w:r w:rsidRPr="005F3698">
              <w:rPr>
                <w:i/>
                <w:iCs/>
                <w:sz w:val="20"/>
                <w:szCs w:val="20"/>
                <w:lang w:val="en-US"/>
              </w:rPr>
              <w:t>,</w:t>
            </w:r>
            <w:r w:rsidRPr="005F3698">
              <w:rPr>
                <w:i/>
                <w:iCs/>
                <w:sz w:val="20"/>
                <w:szCs w:val="20"/>
                <w:lang w:val="en-US"/>
              </w:rPr>
              <w:t xml:space="preserve"> I asked ChatGPT for corrections</w:t>
            </w:r>
          </w:p>
          <w:p w14:paraId="06B850CE" w14:textId="79AEBE63" w:rsidR="005F3698" w:rsidRPr="005F3698" w:rsidRDefault="005F3698" w:rsidP="005F3698">
            <w:pPr>
              <w:spacing w:after="60"/>
              <w:rPr>
                <w:i/>
                <w:iCs/>
                <w:sz w:val="20"/>
                <w:szCs w:val="20"/>
                <w:lang w:val="en-US"/>
              </w:rPr>
            </w:pPr>
          </w:p>
          <w:p w14:paraId="4F4C460D" w14:textId="408D45B7" w:rsidR="005701C1" w:rsidRPr="005F3698" w:rsidRDefault="005701C1">
            <w:pPr>
              <w:spacing w:after="60"/>
            </w:pPr>
          </w:p>
        </w:tc>
      </w:tr>
      <w:tr w:rsidR="005701C1" w14:paraId="74BEFC1F" w14:textId="77777777" w:rsidTr="005701C1">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53"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54"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5" w:author="Fiona O'Riordan" w:date="2026-10-13T09:39:00Z">
              <w:tcPr>
                <w:tcW w:w="0" w:type="auto"/>
                <w:gridSpan w:val="2"/>
              </w:tcPr>
            </w:tcPrChange>
          </w:tcPr>
          <w:p w14:paraId="6CE0090E" w14:textId="77777777" w:rsidR="005701C1" w:rsidRDefault="00000000">
            <w:pPr>
              <w:spacing w:after="60"/>
            </w:pPr>
            <w:r>
              <w:rPr>
                <w:b/>
                <w:bCs/>
                <w:sz w:val="20"/>
                <w:szCs w:val="20"/>
              </w:rPr>
              <w:t>Diligence</w:t>
            </w:r>
          </w:p>
          <w:p w14:paraId="69C83E5E" w14:textId="77777777" w:rsidR="005701C1" w:rsidRDefault="00000000">
            <w:pPr>
              <w:spacing w:after="60"/>
            </w:pPr>
            <w:r>
              <w:rPr>
                <w:i/>
                <w:iCs/>
                <w:sz w:val="20"/>
                <w:szCs w:val="20"/>
              </w:rPr>
              <w:t>Responsibility for your AI use</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6" w:author="Fiona O'Riordan" w:date="2026-10-13T09:39:00Z">
              <w:tcPr>
                <w:tcW w:w="0" w:type="auto"/>
                <w:gridSpan w:val="2"/>
              </w:tcPr>
            </w:tcPrChange>
          </w:tcPr>
          <w:p w14:paraId="420D85B9" w14:textId="77777777" w:rsidR="005701C1" w:rsidRDefault="00000000">
            <w:pPr>
              <w:spacing w:after="60"/>
            </w:pPr>
            <w:r>
              <w:rPr>
                <w:sz w:val="20"/>
                <w:szCs w:val="20"/>
              </w:rPr>
              <w:t>Declare all AI tools used and cite them here. Briefly outline (~100 words) how you considered data protection, copyright, and ethical responsibilities when choosing what to input into any AI system. Unauthorised use is subject to CCT disciplinary procedures.</w:t>
            </w:r>
          </w:p>
        </w:tc>
        <w:sdt>
          <w:sdtPr>
            <w:tag w:val="goog_rdk_31"/>
            <w:id w:val="-1434992782"/>
          </w:sdtPr>
          <w:sdtContent>
            <w:tc>
              <w:tcPr>
                <w:tcW w:w="3615" w:type="dxa"/>
                <w:tcPrChange w:id="57"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40"/>
                  <w:id w:val="1690428724"/>
                </w:sdtPr>
                <w:sdtContent>
                  <w:p w14:paraId="1BCFE16D" w14:textId="5858EA09" w:rsidR="005701C1" w:rsidRPr="005701C1" w:rsidRDefault="00000000">
                    <w:pPr>
                      <w:rPr>
                        <w:sz w:val="21"/>
                        <w:szCs w:val="21"/>
                        <w:rPrChange w:id="58" w:author="Fiona O'Riordan" w:date="2026-10-13T09:39:00Z">
                          <w:rPr/>
                        </w:rPrChange>
                      </w:rPr>
                      <w:pPrChange w:id="59" w:author="Fiona O'Riordan" w:date="2026-10-13T09:39:00Z">
                        <w:pPr>
                          <w:spacing w:after="60"/>
                        </w:pPr>
                      </w:pPrChange>
                    </w:pPr>
                    <w:sdt>
                      <w:sdtPr>
                        <w:tag w:val="goog_rdk_34"/>
                        <w:id w:val="269361549"/>
                      </w:sdtPr>
                      <w:sdtContent>
                        <w:customXmlInsRangeStart w:id="60" w:author="Fiona O'Riordan" w:date="2026-10-13T09:39:00Z"/>
                        <w:sdt>
                          <w:sdtPr>
                            <w:tag w:val="goog_rdk_35"/>
                            <w:id w:val="1790103267"/>
                          </w:sdtPr>
                          <w:sdtContent>
                            <w:customXmlInsRangeEnd w:id="60"/>
                            <w:customXmlInsRangeStart w:id="61" w:author="Fiona O'Riordan" w:date="2026-10-13T09:39:00Z"/>
                          </w:sdtContent>
                        </w:sdt>
                        <w:customXmlInsRangeEnd w:id="61"/>
                        <w:sdt>
                          <w:sdtPr>
                            <w:tag w:val="goog_rdk_36"/>
                            <w:id w:val="1108391201"/>
                          </w:sdtPr>
                          <w:sdtContent>
                            <w:ins w:id="62" w:author="Fiona O'Riordan" w:date="2026-10-13T09:39:00Z">
                              <w:del w:id="63" w:author="Fiona O'Riordan" w:date="2026-10-13T09:39:00Z">
                                <w:r>
                                  <w:rPr>
                                    <w:sz w:val="17"/>
                                    <w:szCs w:val="17"/>
                                    <w:rPrChange w:id="64" w:author="Fiona O'Riordan" w:date="2026-10-13T09:39:00Z">
                                      <w:rPr/>
                                    </w:rPrChange>
                                  </w:rPr>
                                  <w:delText>Required, approximately 100 words. Address specifically: whether anything you uploaded was personal data or otherwise restricted, the provenance of any material you supplied to the tool, and how you satisfied yourself that claims traced back to a real source.A reflection is required for this assessment. Approximately 100 words. Where AI output was factually wrong or misleading on this topic, say so specifically - identifying that is itself evidence of discernment.</w:delText>
                                </w:r>
                              </w:del>
                            </w:ins>
                          </w:sdtContent>
                        </w:sdt>
                      </w:sdtContent>
                    </w:sdt>
                    <w:sdt>
                      <w:sdtPr>
                        <w:tag w:val="goog_rdk_37"/>
                        <w:id w:val="-1558412131"/>
                      </w:sdtPr>
                      <w:sdtContent>
                        <w:sdt>
                          <w:sdtPr>
                            <w:tag w:val="goog_rdk_38"/>
                            <w:id w:val="-1564573923"/>
                          </w:sdtPr>
                          <w:sdtContent>
                            <w:del w:id="65" w:author="Fiona O'Riordan" w:date="2026-10-13T09:39:00Z">
                              <w:r>
                                <w:rPr>
                                  <w:sz w:val="17"/>
                                  <w:szCs w:val="17"/>
                                  <w:rPrChange w:id="66" w:author="Fiona O'Riordan" w:date="2026-10-13T09:39:00Z">
                                    <w:rPr>
                                      <w:i/>
                                      <w:iCs/>
                                      <w:color w:val="EE0000"/>
                                      <w:sz w:val="20"/>
                                      <w:szCs w:val="20"/>
                                    </w:rPr>
                                  </w:rPrChange>
                                </w:rPr>
                                <w:delText>[Lecturer expectations - see assessment brief template]</w:delText>
                              </w:r>
                            </w:del>
                          </w:sdtContent>
                        </w:sdt>
                      </w:sdtContent>
                    </w:sdt>
                    <w:sdt>
                      <w:sdtPr>
                        <w:tag w:val="goog_rdk_39"/>
                        <w:id w:val="-1363732531"/>
                      </w:sdtPr>
                      <w:sdtContent>
                        <w:r w:rsidR="005F3698">
                          <w:t>Taking responsibility for what we do with AI and how we do it.</w:t>
                        </w: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67"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60DE10B6" w14:textId="77777777" w:rsidR="005E12AF" w:rsidRPr="005F3698" w:rsidRDefault="005E12AF" w:rsidP="005E12AF">
            <w:pPr>
              <w:spacing w:after="60"/>
              <w:rPr>
                <w:i/>
                <w:iCs/>
                <w:sz w:val="20"/>
                <w:szCs w:val="20"/>
                <w:lang w:val="en-US"/>
              </w:rPr>
            </w:pPr>
            <w:r w:rsidRPr="005F3698">
              <w:rPr>
                <w:i/>
                <w:iCs/>
                <w:sz w:val="20"/>
                <w:szCs w:val="20"/>
                <w:lang w:val="en-US"/>
              </w:rPr>
              <w:t xml:space="preserve">I understand that I am responsible for checking the accuracy of AI-generated suggestions and following CCT's academic integrity rules. I used the publicly available UCI Bike Sharing Dataset rather than generating synthetic data. I </w:t>
            </w:r>
            <w:r w:rsidRPr="005F3698">
              <w:rPr>
                <w:i/>
                <w:iCs/>
                <w:sz w:val="20"/>
                <w:szCs w:val="20"/>
                <w:lang w:val="en-US"/>
              </w:rPr>
              <w:lastRenderedPageBreak/>
              <w:t>considered data privacy and copyright when using external information and preparing my work. I also included references to acknowledge the dataset and other sources. I understand that AI assistance must be declared and that my submitted work should demonstrate my own learning, understanding and responsibility.</w:t>
            </w:r>
          </w:p>
          <w:p w14:paraId="1107D690" w14:textId="5F29C7AD" w:rsidR="005701C1" w:rsidRPr="005F3698" w:rsidRDefault="005701C1">
            <w:pPr>
              <w:spacing w:after="60"/>
            </w:pPr>
          </w:p>
        </w:tc>
      </w:tr>
    </w:tbl>
    <w:p w14:paraId="5DDB18BC" w14:textId="77777777" w:rsidR="005701C1" w:rsidRDefault="005701C1"/>
    <w:sectPr w:rsidR="005701C1">
      <w:pgSz w:w="16838" w:h="11906" w:orient="landscape"/>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F619A" w14:textId="77777777" w:rsidR="00AF7CDD" w:rsidRDefault="00AF7CDD">
      <w:r>
        <w:separator/>
      </w:r>
    </w:p>
  </w:endnote>
  <w:endnote w:type="continuationSeparator" w:id="0">
    <w:p w14:paraId="0A0B5B1A" w14:textId="77777777" w:rsidR="00AF7CDD" w:rsidRDefault="00AF7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8B62576D-7AAD-4483-876A-5FDA324FA989}"/>
    <w:embedBold r:id="rId2" w:fontKey="{E09E819D-A34C-4DD5-AF63-E4971E8E7FCA}"/>
    <w:embedItalic r:id="rId3" w:fontKey="{1527CBC4-6FD8-464F-83C4-8ACD88D0D8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1255438-0598-4762-8857-93C6A13DE108}"/>
  </w:font>
  <w:font w:name="Cambria">
    <w:panose1 w:val="02040503050406030204"/>
    <w:charset w:val="00"/>
    <w:family w:val="roman"/>
    <w:pitch w:val="variable"/>
    <w:sig w:usb0="E00006FF" w:usb1="420024FF" w:usb2="02000000" w:usb3="00000000" w:csb0="0000019F" w:csb1="00000000"/>
    <w:embedRegular r:id="rId5" w:fontKey="{56BA1E2E-7017-412E-960B-E916CC83D9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943B" w14:textId="77777777" w:rsidR="005701C1" w:rsidRDefault="00000000">
    <w:pPr>
      <w:jc w:val="right"/>
    </w:pPr>
    <w:r>
      <w:fldChar w:fldCharType="begin"/>
    </w:r>
    <w:r>
      <w:instrText>PAGE</w:instrText>
    </w:r>
    <w:r>
      <w:fldChar w:fldCharType="separate"/>
    </w:r>
    <w:r w:rsidR="00BC67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498A" w14:textId="77777777" w:rsidR="00AF7CDD" w:rsidRDefault="00AF7CDD">
      <w:r>
        <w:separator/>
      </w:r>
    </w:p>
  </w:footnote>
  <w:footnote w:type="continuationSeparator" w:id="0">
    <w:p w14:paraId="7929DD9C" w14:textId="77777777" w:rsidR="00AF7CDD" w:rsidRDefault="00AF7C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56592"/>
    <w:multiLevelType w:val="multilevel"/>
    <w:tmpl w:val="7DCCA04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1351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1C1"/>
    <w:rsid w:val="000709BE"/>
    <w:rsid w:val="002269BF"/>
    <w:rsid w:val="003E6901"/>
    <w:rsid w:val="00405CFE"/>
    <w:rsid w:val="005701C1"/>
    <w:rsid w:val="005E12AF"/>
    <w:rsid w:val="005F3698"/>
    <w:rsid w:val="00AF7CDD"/>
    <w:rsid w:val="00BC67D1"/>
    <w:rsid w:val="00F0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E3E2"/>
  <w15:docId w15:val="{549140D4-96EE-4DF9-B60A-3F47D491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360" w:after="120"/>
      <w:outlineLvl w:val="1"/>
    </w:pPr>
    <w:rPr>
      <w:b/>
      <w:bCs/>
      <w:color w:val="000000"/>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80" w:after="8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FB5311"/>
    <w:pPr>
      <w:tabs>
        <w:tab w:val="center" w:pos="4513"/>
        <w:tab w:val="right" w:pos="9026"/>
      </w:tabs>
    </w:pPr>
  </w:style>
  <w:style w:type="character" w:customStyle="1" w:styleId="HeaderChar">
    <w:name w:val="Header Char"/>
    <w:basedOn w:val="DefaultParagraphFont"/>
    <w:link w:val="Header"/>
    <w:uiPriority w:val="99"/>
    <w:rsid w:val="00FB5311"/>
  </w:style>
  <w:style w:type="paragraph" w:styleId="Footer">
    <w:name w:val="footer"/>
    <w:basedOn w:val="Normal"/>
    <w:link w:val="FooterChar"/>
    <w:uiPriority w:val="99"/>
    <w:unhideWhenUsed/>
    <w:rsid w:val="00FB5311"/>
    <w:pPr>
      <w:tabs>
        <w:tab w:val="center" w:pos="4513"/>
        <w:tab w:val="right" w:pos="9026"/>
      </w:tabs>
    </w:pPr>
  </w:style>
  <w:style w:type="character" w:customStyle="1" w:styleId="FooterChar">
    <w:name w:val="Footer Char"/>
    <w:basedOn w:val="DefaultParagraphFont"/>
    <w:link w:val="Footer"/>
    <w:uiPriority w:val="99"/>
    <w:rsid w:val="00FB5311"/>
  </w:style>
  <w:style w:type="paragraph" w:styleId="Revision">
    <w:name w:val="Revision"/>
    <w:hidden/>
    <w:uiPriority w:val="99"/>
    <w:semiHidden/>
    <w:rsid w:val="00FB531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character" w:styleId="CommentReference">
    <w:name w:val="annotation reference"/>
    <w:basedOn w:val="DefaultParagraphFont"/>
    <w:uiPriority w:val="99"/>
    <w:semiHidden/>
    <w:unhideWhenUsed/>
    <w:rsid w:val="00F0623D"/>
    <w:rPr>
      <w:sz w:val="16"/>
      <w:szCs w:val="16"/>
    </w:rPr>
  </w:style>
  <w:style w:type="paragraph" w:styleId="CommentText">
    <w:name w:val="annotation text"/>
    <w:basedOn w:val="Normal"/>
    <w:link w:val="CommentTextChar"/>
    <w:uiPriority w:val="99"/>
    <w:semiHidden/>
    <w:unhideWhenUsed/>
    <w:rsid w:val="00F0623D"/>
    <w:rPr>
      <w:sz w:val="20"/>
      <w:szCs w:val="20"/>
    </w:rPr>
  </w:style>
  <w:style w:type="character" w:customStyle="1" w:styleId="CommentTextChar">
    <w:name w:val="Comment Text Char"/>
    <w:basedOn w:val="DefaultParagraphFont"/>
    <w:link w:val="CommentText"/>
    <w:uiPriority w:val="99"/>
    <w:semiHidden/>
    <w:rsid w:val="00F0623D"/>
    <w:rPr>
      <w:sz w:val="20"/>
      <w:szCs w:val="20"/>
    </w:rPr>
  </w:style>
  <w:style w:type="paragraph" w:styleId="CommentSubject">
    <w:name w:val="annotation subject"/>
    <w:basedOn w:val="CommentText"/>
    <w:next w:val="CommentText"/>
    <w:link w:val="CommentSubjectChar"/>
    <w:uiPriority w:val="99"/>
    <w:semiHidden/>
    <w:unhideWhenUsed/>
    <w:rsid w:val="00F0623D"/>
    <w:rPr>
      <w:b/>
      <w:bCs/>
    </w:rPr>
  </w:style>
  <w:style w:type="character" w:customStyle="1" w:styleId="CommentSubjectChar">
    <w:name w:val="Comment Subject Char"/>
    <w:basedOn w:val="CommentTextChar"/>
    <w:link w:val="CommentSubject"/>
    <w:uiPriority w:val="99"/>
    <w:semiHidden/>
    <w:rsid w:val="00F0623D"/>
    <w:rPr>
      <w:b/>
      <w:bCs/>
      <w:sz w:val="20"/>
      <w:szCs w:val="20"/>
    </w:rPr>
  </w:style>
  <w:style w:type="paragraph" w:styleId="NormalWeb">
    <w:name w:val="Normal (Web)"/>
    <w:basedOn w:val="Normal"/>
    <w:uiPriority w:val="99"/>
    <w:semiHidden/>
    <w:unhideWhenUsed/>
    <w:rsid w:val="005F36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nthropic.skilljar.com/teaching-ai-fluenc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4vgD/XfWx4M8b5udAk5TQc9jw==">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5</cp:revision>
  <dcterms:created xsi:type="dcterms:W3CDTF">2026-09-22T14:16:00Z</dcterms:created>
  <dcterms:modified xsi:type="dcterms:W3CDTF">2026-10-30T23:41:00Z</dcterms:modified>
</cp:coreProperties>
</file>